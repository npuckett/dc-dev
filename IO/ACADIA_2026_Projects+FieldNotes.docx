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975F" w14:textId="1231B09D" w:rsidR="00457580" w:rsidRDefault="00000000" w:rsidP="00895F5A">
      <w:pPr>
        <w:pStyle w:val="ACADIA-Title"/>
      </w:pPr>
      <w:r>
        <w:t xml:space="preserve">Instructions and Style Guide for Authors Submitting Projects and Field Notes to the ACADIA </w:t>
      </w:r>
      <w:r w:rsidR="008359CA">
        <w:t xml:space="preserve">2026 </w:t>
      </w:r>
      <w:r>
        <w:t>Conference</w:t>
      </w:r>
    </w:p>
    <w:p w14:paraId="5FE4CDC2" w14:textId="77777777" w:rsidR="00457580" w:rsidRDefault="00000000" w:rsidP="00895F5A">
      <w:pPr>
        <w:pStyle w:val="ACADIA-Keywords"/>
      </w:pPr>
      <w:r>
        <w:rPr>
          <w:b/>
        </w:rPr>
        <w:t>Keywords:</w:t>
      </w:r>
      <w:r>
        <w:t xml:space="preserve"> This section should contain a maximum of 5 words separated by commas. Use keyword terms familiar to the computational design field and avoid niche jargon</w:t>
      </w:r>
    </w:p>
    <w:p w14:paraId="67B678CB" w14:textId="77777777" w:rsidR="00457580" w:rsidRDefault="00000000" w:rsidP="00895F5A">
      <w:pPr>
        <w:pStyle w:val="ACADIA-HeaderANumbered"/>
      </w:pPr>
      <w:r>
        <w:t>Introduction</w:t>
      </w:r>
    </w:p>
    <w:p w14:paraId="53B4933C" w14:textId="346F4C8B" w:rsidR="001965DB" w:rsidRPr="001965DB" w:rsidRDefault="001965DB" w:rsidP="001965DB">
      <w:pPr>
        <w:pStyle w:val="ACADIA-Normal"/>
      </w:pPr>
      <w:r w:rsidRPr="001965DB">
        <w:t xml:space="preserve">This document provides the style guide for preparing </w:t>
      </w:r>
      <w:r w:rsidRPr="001965DB">
        <w:rPr>
          <w:bCs/>
        </w:rPr>
        <w:t>Projects and Field Notes</w:t>
      </w:r>
      <w:r w:rsidRPr="001965DB">
        <w:t xml:space="preserve"> submissions to the </w:t>
      </w:r>
      <w:r w:rsidR="008359CA" w:rsidRPr="001965DB">
        <w:rPr>
          <w:bCs/>
        </w:rPr>
        <w:t>202</w:t>
      </w:r>
      <w:r w:rsidR="008359CA">
        <w:rPr>
          <w:bCs/>
        </w:rPr>
        <w:t>6</w:t>
      </w:r>
      <w:r w:rsidR="008359CA" w:rsidRPr="001965DB">
        <w:rPr>
          <w:bCs/>
        </w:rPr>
        <w:t xml:space="preserve"> </w:t>
      </w:r>
      <w:r w:rsidRPr="001965DB">
        <w:rPr>
          <w:bCs/>
        </w:rPr>
        <w:t>ACADIA Conference</w:t>
      </w:r>
      <w:r w:rsidRPr="001965DB">
        <w:t xml:space="preserve">. Project submissions may include up to </w:t>
      </w:r>
      <w:r w:rsidRPr="001965DB">
        <w:rPr>
          <w:bCs/>
        </w:rPr>
        <w:t>600 words and 10 images</w:t>
      </w:r>
      <w:r w:rsidRPr="001965DB">
        <w:t xml:space="preserve">, while Field Notes may include </w:t>
      </w:r>
      <w:r w:rsidRPr="001965DB">
        <w:rPr>
          <w:bCs/>
        </w:rPr>
        <w:t>800</w:t>
      </w:r>
      <w:r>
        <w:rPr>
          <w:bCs/>
        </w:rPr>
        <w:t>-</w:t>
      </w:r>
      <w:r w:rsidRPr="001965DB">
        <w:rPr>
          <w:bCs/>
        </w:rPr>
        <w:t>1,000 words and up to 10 images</w:t>
      </w:r>
      <w:r w:rsidRPr="001965DB">
        <w:t>.</w:t>
      </w:r>
    </w:p>
    <w:p w14:paraId="6694A1A7" w14:textId="02FF29DD" w:rsidR="001965DB" w:rsidRPr="001965DB" w:rsidRDefault="001965DB" w:rsidP="001965DB">
      <w:pPr>
        <w:pStyle w:val="ACADIA-Normal"/>
      </w:pPr>
      <w:r w:rsidRPr="001965DB">
        <w:t xml:space="preserve">Authors should use this Word document and follow the formatting guidelines outlined here, making use of the </w:t>
      </w:r>
      <w:r w:rsidRPr="001965DB">
        <w:rPr>
          <w:b/>
          <w:bCs/>
        </w:rPr>
        <w:t>ACADIA Word styles</w:t>
      </w:r>
      <w:r w:rsidRPr="001965DB">
        <w:t xml:space="preserve"> provided in the template.</w:t>
      </w:r>
      <w:r>
        <w:t xml:space="preserve"> </w:t>
      </w:r>
      <w:r w:rsidRPr="001965DB">
        <w:t xml:space="preserve">Submissions must be written in </w:t>
      </w:r>
      <w:r w:rsidRPr="001965DB">
        <w:rPr>
          <w:b/>
          <w:bCs/>
        </w:rPr>
        <w:t>US English</w:t>
      </w:r>
      <w:r w:rsidRPr="001965DB">
        <w:t xml:space="preserve">, using clear, jargon-free language. All work must be an </w:t>
      </w:r>
      <w:r w:rsidRPr="001965DB">
        <w:rPr>
          <w:b/>
          <w:bCs/>
        </w:rPr>
        <w:t>original contribution</w:t>
      </w:r>
      <w:r w:rsidRPr="001965DB">
        <w:t xml:space="preserve"> to the field of computational design and must not duplicate or republish prior work.</w:t>
      </w:r>
    </w:p>
    <w:p w14:paraId="18C9720C" w14:textId="2E301D27" w:rsidR="00457580" w:rsidRDefault="001965DB" w:rsidP="001965DB">
      <w:pPr>
        <w:pStyle w:val="ACADIA-Normal"/>
      </w:pPr>
      <w:r w:rsidRPr="001965DB">
        <w:t xml:space="preserve">Please refer to </w:t>
      </w:r>
      <w:hyperlink r:id="rId7" w:history="1">
        <w:r w:rsidRPr="00412F0B">
          <w:rPr>
            <w:rStyle w:val="Hyperlink"/>
            <w:b/>
            <w:bCs/>
          </w:rPr>
          <w:t>ACADIA’s Publication</w:t>
        </w:r>
        <w:r w:rsidRPr="00412F0B">
          <w:rPr>
            <w:rStyle w:val="Hyperlink"/>
            <w:b/>
            <w:bCs/>
          </w:rPr>
          <w:t xml:space="preserve"> </w:t>
        </w:r>
        <w:r w:rsidRPr="00412F0B">
          <w:rPr>
            <w:rStyle w:val="Hyperlink"/>
            <w:b/>
            <w:bCs/>
          </w:rPr>
          <w:t>Ethics Guidelines</w:t>
        </w:r>
      </w:hyperlink>
      <w:r w:rsidRPr="001965DB">
        <w:t xml:space="preserve"> for detailed policies on academic integrity, originality, plagiarism, intellectual property, and the peer review process</w:t>
      </w:r>
      <w:r w:rsidR="00412F0B">
        <w:t>.</w:t>
      </w:r>
    </w:p>
    <w:p w14:paraId="54FB58C4" w14:textId="77777777" w:rsidR="00457580" w:rsidRDefault="00000000" w:rsidP="00895F5A">
      <w:pPr>
        <w:pStyle w:val="ACADIA-HeaderANumbered"/>
      </w:pPr>
      <w:r>
        <w:rPr>
          <w:rFonts w:cs="Times New Roman"/>
          <w:color w:val="000000"/>
        </w:rPr>
        <w:t xml:space="preserve">Style </w:t>
      </w:r>
      <w:r w:rsidRPr="00895F5A">
        <w:t>Guide</w:t>
      </w:r>
    </w:p>
    <w:p w14:paraId="498930AB" w14:textId="77777777" w:rsidR="00457580" w:rsidRDefault="00000000" w:rsidP="00895F5A">
      <w:pPr>
        <w:pStyle w:val="ACADIA-Normal"/>
      </w:pPr>
      <w:r>
        <w:t xml:space="preserve">Body text should be set using the </w:t>
      </w:r>
      <w:r>
        <w:rPr>
          <w:i/>
        </w:rPr>
        <w:t>ACADIA-Normal</w:t>
      </w:r>
      <w:r>
        <w:t xml:space="preserve"> style (Times New Roman, 12 pt), which provides 6 pt spacing after paragraphs. Paragraphs should not be indented. Emphasis within the text, such as words to be defined or key phrases, should be italicized. Bulleted lists may be used (style: </w:t>
      </w:r>
      <w:r>
        <w:rPr>
          <w:i/>
        </w:rPr>
        <w:t>ACADIA-Bulleted List</w:t>
      </w:r>
      <w:r>
        <w:t>), with a simple dot for a bullet. Numbered lists may be used; we prefer Arabic numbers set off by a close parenthesis. Use only one Carriage Return/Line Feed after a paragraph. Do not insert any empty lines between paragraphs.</w:t>
      </w:r>
    </w:p>
    <w:p w14:paraId="2F1CFC52" w14:textId="77777777" w:rsidR="00457580" w:rsidRDefault="00000000" w:rsidP="00895F5A">
      <w:pPr>
        <w:pStyle w:val="ACADIA-Normal"/>
      </w:pPr>
      <w:r>
        <w:t>Headings should be capitalized. They should be sized and spaced as follows:</w:t>
      </w:r>
    </w:p>
    <w:p w14:paraId="0608945C" w14:textId="77777777" w:rsidR="00457580" w:rsidRDefault="00000000" w:rsidP="00895F5A">
      <w:pPr>
        <w:pStyle w:val="ACADIA-BulletedList"/>
        <w:numPr>
          <w:ilvl w:val="0"/>
          <w:numId w:val="8"/>
        </w:numPr>
      </w:pPr>
      <w:r>
        <w:t xml:space="preserve">Title: Use the </w:t>
      </w:r>
      <w:r>
        <w:rPr>
          <w:i/>
        </w:rPr>
        <w:t>ACADIA-Title</w:t>
      </w:r>
      <w:r>
        <w:t xml:space="preserve"> style (14 pt, bold, 12 pt spacing before the heading and 48 pt after, centered).</w:t>
      </w:r>
    </w:p>
    <w:p w14:paraId="1230343D" w14:textId="77777777" w:rsidR="00457580" w:rsidRDefault="00000000" w:rsidP="00895F5A">
      <w:pPr>
        <w:pStyle w:val="ACADIA-BulletedList"/>
        <w:numPr>
          <w:ilvl w:val="0"/>
          <w:numId w:val="8"/>
        </w:numPr>
      </w:pPr>
      <w:r>
        <w:t xml:space="preserve">Header A: Use the </w:t>
      </w:r>
      <w:r>
        <w:rPr>
          <w:i/>
        </w:rPr>
        <w:t>ACADIA-Header A Numbered</w:t>
      </w:r>
      <w:r>
        <w:t xml:space="preserve"> style (12 pt, bold, 6 pt spacing before the heading and 6 pt after).</w:t>
      </w:r>
    </w:p>
    <w:p w14:paraId="5E50BF15" w14:textId="2C444952" w:rsidR="00457580" w:rsidRDefault="00000000" w:rsidP="00895F5A">
      <w:pPr>
        <w:pStyle w:val="ACADIA-BulletedList"/>
        <w:numPr>
          <w:ilvl w:val="0"/>
          <w:numId w:val="8"/>
        </w:numPr>
      </w:pPr>
      <w:r>
        <w:t xml:space="preserve">Header B: Use the </w:t>
      </w:r>
      <w:r>
        <w:rPr>
          <w:i/>
        </w:rPr>
        <w:t>ACADIA-Header</w:t>
      </w:r>
      <w:r w:rsidR="0025791C">
        <w:rPr>
          <w:i/>
        </w:rPr>
        <w:t xml:space="preserve"> </w:t>
      </w:r>
      <w:r>
        <w:rPr>
          <w:i/>
        </w:rPr>
        <w:t>B Numbered</w:t>
      </w:r>
      <w:r>
        <w:t xml:space="preserve"> style (12 pt, 0 pt spacing before the heading and 6 pt after).</w:t>
      </w:r>
    </w:p>
    <w:p w14:paraId="5ABF67F0" w14:textId="77777777" w:rsidR="00457580" w:rsidRDefault="00000000" w:rsidP="00895F5A">
      <w:pPr>
        <w:pStyle w:val="ACADIA-Normal"/>
      </w:pPr>
      <w:r>
        <w:t xml:space="preserve">Headings should be numbered, except for Abstract and References, which use the </w:t>
      </w:r>
      <w:r>
        <w:rPr>
          <w:i/>
        </w:rPr>
        <w:t xml:space="preserve">ACADIA-Header A Not-Numbered </w:t>
      </w:r>
      <w:r>
        <w:t>style.</w:t>
      </w:r>
    </w:p>
    <w:p w14:paraId="7C033DD2" w14:textId="77777777" w:rsidR="00457580" w:rsidRDefault="00000000" w:rsidP="00895F5A">
      <w:pPr>
        <w:pStyle w:val="ACADIA-HeaderANumbered"/>
      </w:pPr>
      <w:r>
        <w:rPr>
          <w:rFonts w:cs="Times New Roman"/>
          <w:color w:val="000000"/>
        </w:rPr>
        <w:lastRenderedPageBreak/>
        <w:t xml:space="preserve">Margins and </w:t>
      </w:r>
      <w:r w:rsidRPr="00895F5A">
        <w:t>Layout</w:t>
      </w:r>
    </w:p>
    <w:p w14:paraId="2367A71D" w14:textId="77777777" w:rsidR="00457580" w:rsidRDefault="00000000" w:rsidP="0025791C">
      <w:pPr>
        <w:pStyle w:val="ACADIA-Normal"/>
      </w:pPr>
      <w:r>
        <w:t>Your text should be laid out for 8 ½" x 11" text submission. Margins should be 1" top, bottom and sides. Text should be justified.</w:t>
      </w:r>
    </w:p>
    <w:p w14:paraId="5A82C6E5" w14:textId="77777777" w:rsidR="00457580" w:rsidRDefault="00000000" w:rsidP="0025791C">
      <w:pPr>
        <w:pStyle w:val="ACADIA-Normal"/>
      </w:pPr>
      <w:r>
        <w:t>A footer placed 1" from the bottom edge should identify the title of the paper and the page number. Its font should be Times New Roman or similar, 12 pt, italic. The footer is set off from the body by a single ruled line.</w:t>
      </w:r>
    </w:p>
    <w:p w14:paraId="66152458" w14:textId="77777777" w:rsidR="00457580" w:rsidRDefault="00000000" w:rsidP="00895F5A">
      <w:pPr>
        <w:pStyle w:val="ACADIA-HeaderANumbered"/>
      </w:pPr>
      <w:r>
        <w:rPr>
          <w:rFonts w:cs="Times New Roman"/>
          <w:color w:val="000000"/>
        </w:rPr>
        <w:t>Content</w:t>
      </w:r>
    </w:p>
    <w:p w14:paraId="239FBB60" w14:textId="52A63DE1" w:rsidR="001965DB" w:rsidRDefault="001965DB" w:rsidP="0025791C">
      <w:pPr>
        <w:pStyle w:val="ACADIA-Normal"/>
      </w:pPr>
      <w:r w:rsidRPr="001965DB">
        <w:rPr>
          <w:b/>
          <w:bCs/>
        </w:rPr>
        <w:t>Anonymization</w:t>
      </w:r>
      <w:r>
        <w:rPr>
          <w:b/>
          <w:bCs/>
        </w:rPr>
        <w:t xml:space="preserve">: </w:t>
      </w:r>
      <w:r w:rsidRPr="001965DB">
        <w:t xml:space="preserve">To ensure a fair and anonymous review process, </w:t>
      </w:r>
      <w:r w:rsidRPr="001965DB">
        <w:rPr>
          <w:b/>
          <w:bCs/>
        </w:rPr>
        <w:t>remove all identifying information</w:t>
      </w:r>
      <w:r w:rsidRPr="001965DB">
        <w:t xml:space="preserve"> from your submission. This includes author names, institutions, program names, project titles, collaborators, and identifiable place names such as cities or universities. Use generalized descriptions (e.g., “a public design lab in North America”) or placeholders (e.g., “[Institution name removed for review]”). Submissions that do not meet anonymity guidelines will be </w:t>
      </w:r>
      <w:r w:rsidRPr="001965DB">
        <w:rPr>
          <w:b/>
          <w:bCs/>
        </w:rPr>
        <w:t>rejected without review</w:t>
      </w:r>
      <w:r w:rsidRPr="001965DB">
        <w:t>.</w:t>
      </w:r>
    </w:p>
    <w:p w14:paraId="1F6FC0B8" w14:textId="426FE845" w:rsidR="001965DB" w:rsidRPr="001965DB" w:rsidRDefault="001965DB" w:rsidP="001965DB">
      <w:pPr>
        <w:pStyle w:val="ACADIA-Normal"/>
        <w:rPr>
          <w:b/>
          <w:bCs/>
        </w:rPr>
      </w:pPr>
      <w:r w:rsidRPr="001965DB">
        <w:rPr>
          <w:b/>
          <w:bCs/>
        </w:rPr>
        <w:t>Submission Types and Scope</w:t>
      </w:r>
      <w:r>
        <w:rPr>
          <w:b/>
          <w:bCs/>
        </w:rPr>
        <w:t xml:space="preserve">: </w:t>
      </w:r>
      <w:r w:rsidRPr="001965DB">
        <w:rPr>
          <w:b/>
          <w:bCs/>
        </w:rPr>
        <w:t>Projects and Field Notes</w:t>
      </w:r>
      <w:r w:rsidRPr="001965DB">
        <w:t xml:space="preserve"> offer a flexible format for sharing concise, original contributions that differ from full paper submissions.</w:t>
      </w:r>
    </w:p>
    <w:p w14:paraId="1D410439" w14:textId="77777777" w:rsidR="001965DB" w:rsidRPr="001965DB" w:rsidRDefault="001965DB" w:rsidP="001965DB">
      <w:pPr>
        <w:pStyle w:val="ACADIA-BulletedList"/>
        <w:numPr>
          <w:ilvl w:val="0"/>
          <w:numId w:val="21"/>
        </w:numPr>
      </w:pPr>
      <w:r w:rsidRPr="001965DB">
        <w:rPr>
          <w:b/>
          <w:bCs/>
        </w:rPr>
        <w:t>Project submissions</w:t>
      </w:r>
      <w:r w:rsidRPr="001965DB">
        <w:t xml:space="preserve"> are peer-reviewed, published in the </w:t>
      </w:r>
      <w:r w:rsidRPr="001965DB">
        <w:rPr>
          <w:b/>
          <w:bCs/>
        </w:rPr>
        <w:t>ACADIA proceedings</w:t>
      </w:r>
      <w:r w:rsidRPr="001965DB">
        <w:t xml:space="preserve">, and featured on the </w:t>
      </w:r>
      <w:r w:rsidRPr="001965DB">
        <w:rPr>
          <w:b/>
          <w:bCs/>
        </w:rPr>
        <w:t>ACADIA website</w:t>
      </w:r>
      <w:r w:rsidRPr="001965DB">
        <w:t xml:space="preserve">. These submissions may include realized work, speculative proposals, or computational workflows. Projects may contain </w:t>
      </w:r>
      <w:r w:rsidRPr="001965DB">
        <w:rPr>
          <w:b/>
          <w:bCs/>
        </w:rPr>
        <w:t>up to 10 images</w:t>
      </w:r>
      <w:r w:rsidRPr="001965DB">
        <w:t xml:space="preserve"> and must not exceed </w:t>
      </w:r>
      <w:r w:rsidRPr="001965DB">
        <w:rPr>
          <w:b/>
          <w:bCs/>
        </w:rPr>
        <w:t>600 words</w:t>
      </w:r>
      <w:r w:rsidRPr="001965DB">
        <w:t xml:space="preserve">, </w:t>
      </w:r>
      <w:r w:rsidRPr="001965DB">
        <w:rPr>
          <w:b/>
          <w:bCs/>
        </w:rPr>
        <w:t>excluding figure captions and references</w:t>
      </w:r>
      <w:r w:rsidRPr="001965DB">
        <w:t>. Content may be presented as a short abstract, image captions, or annotated narrative.</w:t>
      </w:r>
    </w:p>
    <w:p w14:paraId="63F31C43" w14:textId="0F5A6663" w:rsidR="001965DB" w:rsidRDefault="001965DB" w:rsidP="0025791C">
      <w:pPr>
        <w:pStyle w:val="ACADIA-BulletedList"/>
        <w:numPr>
          <w:ilvl w:val="0"/>
          <w:numId w:val="21"/>
        </w:numPr>
      </w:pPr>
      <w:r w:rsidRPr="001965DB">
        <w:rPr>
          <w:b/>
          <w:bCs/>
        </w:rPr>
        <w:t>Field Notes</w:t>
      </w:r>
      <w:r w:rsidRPr="001965DB">
        <w:t xml:space="preserve"> are jury-selected and explore the culture and practice of computational design. These may include </w:t>
      </w:r>
      <w:r w:rsidRPr="001965DB">
        <w:rPr>
          <w:b/>
          <w:bCs/>
        </w:rPr>
        <w:t xml:space="preserve">experimental ideas, behind-the-scenes documentation, short narratives, provocations, or </w:t>
      </w:r>
      <w:r w:rsidR="008359CA" w:rsidRPr="001965DB">
        <w:rPr>
          <w:b/>
          <w:bCs/>
        </w:rPr>
        <w:t>manifestos</w:t>
      </w:r>
      <w:r w:rsidRPr="001965DB">
        <w:t xml:space="preserve">. Selected Field Notes will be published in the </w:t>
      </w:r>
      <w:r w:rsidRPr="001965DB">
        <w:rPr>
          <w:b/>
          <w:bCs/>
        </w:rPr>
        <w:t>ACADIA proceedings</w:t>
      </w:r>
      <w:r w:rsidRPr="001965DB">
        <w:t xml:space="preserve">, featured on the </w:t>
      </w:r>
      <w:r w:rsidRPr="001965DB">
        <w:rPr>
          <w:b/>
          <w:bCs/>
        </w:rPr>
        <w:t>ACADIA website</w:t>
      </w:r>
      <w:r w:rsidRPr="001965DB">
        <w:t xml:space="preserve">, and may be invited to participate in a </w:t>
      </w:r>
      <w:r w:rsidRPr="001965DB">
        <w:rPr>
          <w:b/>
          <w:bCs/>
        </w:rPr>
        <w:t>virtual discussion panel</w:t>
      </w:r>
      <w:r w:rsidRPr="001965DB">
        <w:t xml:space="preserve">. Field Notes may contain </w:t>
      </w:r>
      <w:r w:rsidRPr="001965DB">
        <w:rPr>
          <w:b/>
          <w:bCs/>
        </w:rPr>
        <w:t>up to 10 images</w:t>
      </w:r>
      <w:r w:rsidRPr="001965DB">
        <w:t xml:space="preserve"> and should be </w:t>
      </w:r>
      <w:r w:rsidRPr="001965DB">
        <w:rPr>
          <w:b/>
          <w:bCs/>
        </w:rPr>
        <w:t>800 to 1,000 words</w:t>
      </w:r>
      <w:r w:rsidRPr="001965DB">
        <w:t xml:space="preserve">, </w:t>
      </w:r>
      <w:r w:rsidRPr="001965DB">
        <w:rPr>
          <w:b/>
          <w:bCs/>
        </w:rPr>
        <w:t>excluding figure captions and references</w:t>
      </w:r>
      <w:r w:rsidRPr="001965DB">
        <w:t>. Image-based essays are welcome.</w:t>
      </w:r>
    </w:p>
    <w:p w14:paraId="1D0A5828" w14:textId="1BB12E3B" w:rsidR="00457580" w:rsidRPr="00895F5A" w:rsidRDefault="00000000" w:rsidP="0025791C">
      <w:pPr>
        <w:pStyle w:val="ACADIA-Normal"/>
      </w:pPr>
      <w:r w:rsidRPr="00895F5A">
        <w:t xml:space="preserve">Projects and Field Notes do not </w:t>
      </w:r>
      <w:r w:rsidR="008359CA" w:rsidRPr="00895F5A">
        <w:t>require</w:t>
      </w:r>
      <w:r w:rsidRPr="00895F5A">
        <w:t xml:space="preserve"> </w:t>
      </w:r>
      <w:r w:rsidR="008359CA" w:rsidRPr="00895F5A">
        <w:t>adher</w:t>
      </w:r>
      <w:r w:rsidR="008359CA">
        <w:t>ence</w:t>
      </w:r>
      <w:del w:id="0" w:author="Ismail, Mohamed Abdelbagi (mai6gx)" w:date="2026-02-10T10:13:00Z" w16du:dateUtc="2026-02-10T15:13:00Z">
        <w:r w:rsidRPr="00895F5A" w:rsidDel="008359CA">
          <w:delText>e</w:delText>
        </w:r>
      </w:del>
      <w:r w:rsidRPr="00895F5A">
        <w:t xml:space="preserve"> to any specific structure but should follow the style guide. Projects should contain up to 10 images and should be no longer than 600 words in the form of </w:t>
      </w:r>
      <w:r w:rsidR="002B0635" w:rsidRPr="00895F5A">
        <w:t>abstract</w:t>
      </w:r>
      <w:r w:rsidRPr="00895F5A">
        <w:t xml:space="preserve"> captions and endnotes. Low-resolution images and captions should be embedded in the submission. Field Notes should contain up to 10 images and should be no longer than 1000 words (may include image-based essays).</w:t>
      </w:r>
    </w:p>
    <w:p w14:paraId="30E4BB3E" w14:textId="13A9CEA2" w:rsidR="00457580" w:rsidRDefault="001965DB" w:rsidP="0025791C">
      <w:pPr>
        <w:pStyle w:val="ACADIA-Normal"/>
      </w:pPr>
      <w:r w:rsidRPr="001965DB">
        <w:rPr>
          <w:b/>
          <w:bCs/>
        </w:rPr>
        <w:t>Note:</w:t>
      </w:r>
      <w:r w:rsidRPr="00895F5A">
        <w:t xml:space="preserve"> </w:t>
      </w:r>
      <w:r w:rsidRPr="001965DB">
        <w:rPr>
          <w:b/>
          <w:bCs/>
        </w:rPr>
        <w:t>All figures, tables, illustrations, and non-textual content should be placed at the end of the paper after the references.</w:t>
      </w:r>
    </w:p>
    <w:p w14:paraId="5C53F294" w14:textId="41C10CF8" w:rsidR="0025791C" w:rsidRDefault="0025791C" w:rsidP="0025791C">
      <w:pPr>
        <w:pStyle w:val="ACADIA-HeaderBNumbered"/>
        <w:tabs>
          <w:tab w:val="clear" w:pos="1440"/>
          <w:tab w:val="num" w:pos="720"/>
        </w:tabs>
        <w:ind w:left="720"/>
        <w:rPr>
          <w:b/>
        </w:rPr>
      </w:pPr>
      <w:r w:rsidRPr="0025791C">
        <w:t>Figures</w:t>
      </w:r>
    </w:p>
    <w:p w14:paraId="37673E42" w14:textId="76764856" w:rsidR="000F2737" w:rsidRDefault="000F2737" w:rsidP="000F2737">
      <w:pPr>
        <w:pStyle w:val="ACADIA-Normal"/>
      </w:pPr>
      <w:r>
        <w:t>Figures may include line drawings, photographs, diagrams, or renderings that support and enrich your submission.</w:t>
      </w:r>
      <w:r w:rsidR="00FE75D6">
        <w:t xml:space="preserve"> </w:t>
      </w:r>
      <w:r>
        <w:t xml:space="preserve">All figures must be clearly referenced in the text (e.g., as shown in Figure 1). </w:t>
      </w:r>
      <w:r w:rsidRPr="00FE75D6">
        <w:rPr>
          <w:b/>
          <w:bCs/>
        </w:rPr>
        <w:lastRenderedPageBreak/>
        <w:t>For Projects and Field Notes, figures should be placed at the end of the document, following the References section. Each figure should be numbered sequentially and include a caption.</w:t>
      </w:r>
    </w:p>
    <w:p w14:paraId="5B1C2753" w14:textId="0ECC36C8" w:rsidR="000F2737" w:rsidRDefault="000F2737" w:rsidP="000F2737">
      <w:pPr>
        <w:pStyle w:val="ACADIA-Normal"/>
      </w:pPr>
      <w:r>
        <w:t>Images must be high enough in quality to ensure all visual elements and embedded text are clearly legible. A minimum resolution of 150 dpi is recommended for submission. Use the ACADIA-Figure Caption style for all captions, placing them below each figure with no extra spacing between the image and caption.</w:t>
      </w:r>
    </w:p>
    <w:p w14:paraId="345740FC" w14:textId="77777777" w:rsidR="0025791C" w:rsidRDefault="0025791C" w:rsidP="0025791C">
      <w:pPr>
        <w:pStyle w:val="ACADIA-Normal"/>
      </w:pPr>
      <w:r>
        <w:t xml:space="preserve"> </w:t>
      </w:r>
      <w:r>
        <w:rPr>
          <w:noProof/>
        </w:rPr>
        <w:drawing>
          <wp:inline distT="0" distB="0" distL="0" distR="0" wp14:anchorId="3F88B36D" wp14:editId="24839FFE">
            <wp:extent cx="3429000" cy="2560320"/>
            <wp:effectExtent l="0" t="0" r="0" b="0"/>
            <wp:docPr id="1" name="image1.jpg" descr="A close-up of a devic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jpg" descr="A close-up of a device&#10;&#10;AI-generated content may be incorrect."/>
                    <pic:cNvPicPr preferRelativeResize="0"/>
                  </pic:nvPicPr>
                  <pic:blipFill>
                    <a:blip r:embed="rId8"/>
                    <a:srcRect/>
                    <a:stretch>
                      <a:fillRect/>
                    </a:stretch>
                  </pic:blipFill>
                  <pic:spPr>
                    <a:xfrm>
                      <a:off x="0" y="0"/>
                      <a:ext cx="3429000" cy="2560320"/>
                    </a:xfrm>
                    <a:prstGeom prst="rect">
                      <a:avLst/>
                    </a:prstGeom>
                    <a:ln/>
                  </pic:spPr>
                </pic:pic>
              </a:graphicData>
            </a:graphic>
          </wp:inline>
        </w:drawing>
      </w:r>
    </w:p>
    <w:p w14:paraId="514EEFD7" w14:textId="1264C93C" w:rsidR="0025791C" w:rsidRPr="00895F5A" w:rsidRDefault="0025791C" w:rsidP="0025791C">
      <w:pPr>
        <w:pStyle w:val="ACADIA-FigureCaption"/>
      </w:pPr>
      <w:r>
        <w:t>Figure 1.  Jack-Knife PDA Design.</w:t>
      </w:r>
    </w:p>
    <w:p w14:paraId="51F002A7" w14:textId="4B2150CF" w:rsidR="00457580" w:rsidRDefault="00000000" w:rsidP="0025791C">
      <w:pPr>
        <w:pStyle w:val="ACADIA-HeaderBNumbered"/>
        <w:tabs>
          <w:tab w:val="clear" w:pos="1440"/>
          <w:tab w:val="num" w:pos="720"/>
        </w:tabs>
        <w:ind w:left="720"/>
      </w:pPr>
      <w:r>
        <w:t>Citations</w:t>
      </w:r>
    </w:p>
    <w:p w14:paraId="7FA2A54B" w14:textId="77777777" w:rsidR="00457580" w:rsidRDefault="00000000" w:rsidP="00895F5A">
      <w:pPr>
        <w:pStyle w:val="ACADIA-Normal"/>
      </w:pPr>
      <w:r>
        <w:t>References are cited in the text by author name and the date of publication, enclosed in parentheses. The citation is placed at the end of the sentence. Here are examples of citations as they would appear embedded into the text:</w:t>
      </w:r>
    </w:p>
    <w:p w14:paraId="1DAC2C47" w14:textId="77777777" w:rsidR="00457580" w:rsidRDefault="00000000" w:rsidP="00895F5A">
      <w:pPr>
        <w:pStyle w:val="ACADIA-BulletedList"/>
        <w:numPr>
          <w:ilvl w:val="0"/>
          <w:numId w:val="11"/>
        </w:numPr>
      </w:pPr>
      <w:r>
        <w:t>One author: (Legrand 1994)</w:t>
      </w:r>
    </w:p>
    <w:p w14:paraId="712B6759" w14:textId="77777777" w:rsidR="00457580" w:rsidRDefault="00000000" w:rsidP="00895F5A">
      <w:pPr>
        <w:pStyle w:val="ACADIA-BulletedList"/>
        <w:numPr>
          <w:ilvl w:val="0"/>
          <w:numId w:val="11"/>
        </w:numPr>
      </w:pPr>
      <w:r>
        <w:t>Two authors: (Vanier and Lacasse 1996)</w:t>
      </w:r>
    </w:p>
    <w:p w14:paraId="2928AD15" w14:textId="77777777" w:rsidR="00457580" w:rsidRDefault="00000000" w:rsidP="00895F5A">
      <w:pPr>
        <w:pStyle w:val="ACADIA-BulletedList"/>
        <w:numPr>
          <w:ilvl w:val="0"/>
          <w:numId w:val="11"/>
        </w:numPr>
      </w:pPr>
      <w:r>
        <w:t>Four or more authors: (Bazant et al. 1993)</w:t>
      </w:r>
    </w:p>
    <w:p w14:paraId="1884B9E6" w14:textId="77777777" w:rsidR="00457580" w:rsidRDefault="00000000" w:rsidP="00895F5A">
      <w:pPr>
        <w:pStyle w:val="ACADIA-BulletedList"/>
        <w:numPr>
          <w:ilvl w:val="0"/>
          <w:numId w:val="11"/>
        </w:numPr>
      </w:pPr>
      <w:r>
        <w:t>Two works by same author in same year: (Lacasse 1998a, 1998b)</w:t>
      </w:r>
    </w:p>
    <w:p w14:paraId="36DC7A08" w14:textId="77777777" w:rsidR="00457580" w:rsidRDefault="00000000" w:rsidP="00895F5A">
      <w:pPr>
        <w:pStyle w:val="ACADIA-BulletedList"/>
        <w:numPr>
          <w:ilvl w:val="0"/>
          <w:numId w:val="11"/>
        </w:numPr>
      </w:pPr>
      <w:r>
        <w:t>Several works by same author in different years: (Vanier 1996, 1998)</w:t>
      </w:r>
    </w:p>
    <w:p w14:paraId="434257B4" w14:textId="77777777" w:rsidR="00457580" w:rsidRDefault="00000000" w:rsidP="00895F5A">
      <w:pPr>
        <w:pStyle w:val="ACADIA-BulletedList"/>
        <w:numPr>
          <w:ilvl w:val="0"/>
          <w:numId w:val="11"/>
        </w:numPr>
      </w:pPr>
      <w:r>
        <w:t xml:space="preserve">Several works by different authors: (Bazant et al. 1993; Legrand 1994) </w:t>
      </w:r>
    </w:p>
    <w:p w14:paraId="632B6337" w14:textId="77777777" w:rsidR="00457580" w:rsidRDefault="00000000" w:rsidP="00895F5A">
      <w:pPr>
        <w:pStyle w:val="ACADIA-Normal"/>
      </w:pPr>
      <w:r>
        <w:t xml:space="preserve">Software citation: the Chicago Manual includes instructions for citing software, and we remind all authors of the requirement to cite the intellectual work of our peers in the development of the software tools used in research. To facilitate compliance please refer to the guides on the websites listed below. This list is not intended to be exhaustive, and where questions arise, the rules of the Chicago Manual take precedence. </w:t>
      </w:r>
    </w:p>
    <w:p w14:paraId="128A121F" w14:textId="3930C7CA" w:rsidR="00457580" w:rsidRDefault="00457580" w:rsidP="00895F5A">
      <w:pPr>
        <w:pStyle w:val="ACADIA-Normal"/>
        <w:rPr>
          <w:color w:val="0000FF"/>
          <w:u w:val="single"/>
        </w:rPr>
      </w:pPr>
      <w:hyperlink r:id="rId9">
        <w:r>
          <w:rPr>
            <w:color w:val="0000FF"/>
            <w:u w:val="single"/>
          </w:rPr>
          <w:t>https://www.bibguru.com/g/chicago-software-citation/</w:t>
        </w:r>
      </w:hyperlink>
      <w:r>
        <w:rPr>
          <w:color w:val="0000FF"/>
          <w:u w:val="single"/>
        </w:rPr>
        <w:br/>
      </w:r>
      <w:hyperlink r:id="rId10" w:anchor="computer-program">
        <w:r>
          <w:rPr>
            <w:color w:val="0000FF"/>
            <w:u w:val="single"/>
          </w:rPr>
          <w:t>https://libguides.nps.edu/citation/chicago-nb#computer-program</w:t>
        </w:r>
      </w:hyperlink>
      <w:r>
        <w:rPr>
          <w:color w:val="0000FF"/>
          <w:u w:val="single"/>
        </w:rPr>
        <w:t xml:space="preserve">   </w:t>
      </w:r>
    </w:p>
    <w:p w14:paraId="55E5DA45" w14:textId="77777777" w:rsidR="00457580" w:rsidRDefault="00000000" w:rsidP="00895F5A">
      <w:pPr>
        <w:pStyle w:val="ACADIA-HeaderANumbered"/>
      </w:pPr>
      <w:r>
        <w:rPr>
          <w:rFonts w:cs="Times New Roman"/>
          <w:color w:val="000000"/>
        </w:rPr>
        <w:t xml:space="preserve">Use of gendered pronouns </w:t>
      </w:r>
    </w:p>
    <w:p w14:paraId="6DF36CF1" w14:textId="636B42E5" w:rsidR="00457580" w:rsidRDefault="00F52BE9" w:rsidP="0025791C">
      <w:pPr>
        <w:pStyle w:val="ACADIA-Normal"/>
      </w:pPr>
      <w:r w:rsidRPr="00F52BE9">
        <w:t xml:space="preserve">Avoid gendered pronouns </w:t>
      </w:r>
      <w:r w:rsidR="00557558" w:rsidRPr="00F52BE9">
        <w:t>unless they refer</w:t>
      </w:r>
      <w:r w:rsidRPr="00F52BE9">
        <w:t xml:space="preserve"> to a specific person. Also avoid gendered language for professions and practices. For example, use the gender-neutral pronoun “they” instead of “he,” “she,” or “he/she,” and replace terms like “craftsman,” “craftsmanship,” or “chairman” with alternatives such as “craftsperson,” “craft,” or “chairperson.”</w:t>
      </w:r>
    </w:p>
    <w:p w14:paraId="2EA75EA0" w14:textId="77777777" w:rsidR="00457580" w:rsidRDefault="00000000" w:rsidP="00895F5A">
      <w:pPr>
        <w:pStyle w:val="ACADIA-HeaderANumbered"/>
      </w:pPr>
      <w:r>
        <w:rPr>
          <w:rFonts w:cs="Times New Roman"/>
          <w:color w:val="000000"/>
        </w:rPr>
        <w:t>Submitting Your Manuscript</w:t>
      </w:r>
    </w:p>
    <w:p w14:paraId="30261346" w14:textId="61E9A015" w:rsidR="00FF62BF" w:rsidRDefault="00391A73" w:rsidP="00391A73">
      <w:pPr>
        <w:suppressAutoHyphens/>
      </w:pPr>
      <w:bookmarkStart w:id="1" w:name="_7eas3fk51jgh" w:colFirst="0" w:colLast="0"/>
      <w:bookmarkEnd w:id="1"/>
      <w:r w:rsidRPr="00391A73">
        <w:rPr>
          <w:lang w:eastAsia="zh-CN"/>
        </w:rPr>
        <w:t>Submit your</w:t>
      </w:r>
      <w:r w:rsidR="00FF62BF">
        <w:rPr>
          <w:lang w:eastAsia="zh-CN"/>
        </w:rPr>
        <w:t xml:space="preserve"> Projects and Field Notes </w:t>
      </w:r>
      <w:r w:rsidRPr="00391A73">
        <w:rPr>
          <w:lang w:eastAsia="zh-CN"/>
        </w:rPr>
        <w:t xml:space="preserve">through the </w:t>
      </w:r>
      <w:proofErr w:type="spellStart"/>
      <w:r w:rsidRPr="00391A73">
        <w:rPr>
          <w:lang w:eastAsia="zh-CN"/>
        </w:rPr>
        <w:t>EasyChair</w:t>
      </w:r>
      <w:proofErr w:type="spellEnd"/>
      <w:r w:rsidRPr="00391A73">
        <w:rPr>
          <w:lang w:eastAsia="zh-CN"/>
        </w:rPr>
        <w:t xml:space="preserve"> Submission Portal: </w:t>
      </w:r>
      <w:hyperlink r:id="rId11" w:history="1">
        <w:r w:rsidR="00412F0B" w:rsidRPr="00BA7392">
          <w:rPr>
            <w:rStyle w:val="Hyperlink"/>
          </w:rPr>
          <w:t>https://easychair.org/conferences/?conf=acadia2026</w:t>
        </w:r>
      </w:hyperlink>
    </w:p>
    <w:p w14:paraId="6453ACD5" w14:textId="197ECA5D" w:rsidR="00391A73" w:rsidRPr="00391A73" w:rsidRDefault="00391A73" w:rsidP="00391A73">
      <w:pPr>
        <w:suppressAutoHyphens/>
        <w:rPr>
          <w:lang w:eastAsia="zh-CN"/>
        </w:rPr>
      </w:pPr>
      <w:r w:rsidRPr="00391A73">
        <w:rPr>
          <w:lang w:eastAsia="zh-CN"/>
        </w:rPr>
        <w:t>Before submitting, ensure that:</w:t>
      </w:r>
    </w:p>
    <w:p w14:paraId="791A4509" w14:textId="77777777" w:rsidR="00391A73" w:rsidRPr="00391A73" w:rsidRDefault="00391A73" w:rsidP="001A0F0B">
      <w:pPr>
        <w:pStyle w:val="ACADIA-BulletedList"/>
        <w:numPr>
          <w:ilvl w:val="0"/>
          <w:numId w:val="22"/>
        </w:numPr>
      </w:pPr>
      <w:r w:rsidRPr="00391A73">
        <w:t>Your paper follows all formatting guidelines outlined in this document.</w:t>
      </w:r>
    </w:p>
    <w:p w14:paraId="7FD76C6B" w14:textId="77777777" w:rsidR="00391A73" w:rsidRPr="00391A73" w:rsidRDefault="00391A73" w:rsidP="001A0F0B">
      <w:pPr>
        <w:pStyle w:val="ACADIA-BulletedList"/>
        <w:numPr>
          <w:ilvl w:val="0"/>
          <w:numId w:val="22"/>
        </w:numPr>
      </w:pPr>
      <w:r w:rsidRPr="00391A73">
        <w:t>All identifying information (author names, institutions, program names, etc.) has been removed for anonymous peer review.</w:t>
      </w:r>
    </w:p>
    <w:p w14:paraId="256FFB96" w14:textId="77777777" w:rsidR="001A0F0B" w:rsidRDefault="001A0F0B" w:rsidP="001A0F0B">
      <w:pPr>
        <w:pStyle w:val="ACADIA-BulletedList"/>
        <w:numPr>
          <w:ilvl w:val="0"/>
          <w:numId w:val="22"/>
        </w:numPr>
      </w:pPr>
      <w:r>
        <w:t>The text does not exceed 600 words for Projects or 800–1,000 words for Field Notes, excluding figure captions and references.</w:t>
      </w:r>
    </w:p>
    <w:p w14:paraId="40031BFB" w14:textId="77777777" w:rsidR="00391A73" w:rsidRPr="00391A73" w:rsidRDefault="00391A73" w:rsidP="001A0F0B">
      <w:pPr>
        <w:pStyle w:val="ACADIA-BulletedList"/>
        <w:numPr>
          <w:ilvl w:val="0"/>
          <w:numId w:val="22"/>
        </w:numPr>
      </w:pPr>
      <w:r w:rsidRPr="00391A73">
        <w:t>All images are embedded in the document at a minimum resolution sufficient for legibility (recommended: 150 dpi).</w:t>
      </w:r>
    </w:p>
    <w:p w14:paraId="525546FF" w14:textId="77777777" w:rsidR="00391A73" w:rsidRPr="00391A73" w:rsidRDefault="00391A73" w:rsidP="001A0F0B">
      <w:pPr>
        <w:pStyle w:val="ACADIA-BulletedList"/>
        <w:numPr>
          <w:ilvl w:val="0"/>
          <w:numId w:val="22"/>
        </w:numPr>
      </w:pPr>
      <w:r w:rsidRPr="00391A73">
        <w:t>All references and in-text citations are formatted according to the Chicago Author-Date style.</w:t>
      </w:r>
    </w:p>
    <w:p w14:paraId="2C91842C" w14:textId="77777777" w:rsidR="00391A73" w:rsidRDefault="00391A73" w:rsidP="001A0F0B">
      <w:pPr>
        <w:pStyle w:val="ACADIA-BulletedList"/>
        <w:numPr>
          <w:ilvl w:val="0"/>
          <w:numId w:val="22"/>
        </w:numPr>
      </w:pPr>
      <w:r w:rsidRPr="00391A73">
        <w:t>Your file is submitted as a .docx (Word) file. A PDF version may be optionally uploaded if required by the portal.</w:t>
      </w:r>
    </w:p>
    <w:p w14:paraId="571B2F4D" w14:textId="261DA4C6" w:rsidR="00391A73" w:rsidRPr="001A0F0B" w:rsidRDefault="00391A73" w:rsidP="001A0F0B">
      <w:pPr>
        <w:pStyle w:val="ACADIA-BulletedList"/>
        <w:numPr>
          <w:ilvl w:val="0"/>
          <w:numId w:val="22"/>
        </w:numPr>
      </w:pPr>
      <w:r w:rsidRPr="00391A73">
        <w:t xml:space="preserve">Any use of AI-generated content (e.g., text, images, or code) is clearly acknowledged and appropriately cited. Authors are responsible for ensuring that such use complies with academic and ethical standards. Please review the </w:t>
      </w:r>
      <w:hyperlink r:id="rId12" w:history="1">
        <w:r w:rsidRPr="00391A73">
          <w:rPr>
            <w:color w:val="0000FF"/>
            <w:u w:val="single"/>
          </w:rPr>
          <w:t>ACADIA Artificial Intelligence and Collaborative Authorship Policies</w:t>
        </w:r>
      </w:hyperlink>
      <w:r w:rsidRPr="00391A73">
        <w:t xml:space="preserve"> prior to submitting your work.</w:t>
      </w:r>
    </w:p>
    <w:p w14:paraId="405D654D" w14:textId="77777777" w:rsidR="00457580" w:rsidRDefault="00000000" w:rsidP="00895F5A">
      <w:pPr>
        <w:pStyle w:val="ACADIA-HeaderANumbered"/>
      </w:pPr>
      <w:r>
        <w:rPr>
          <w:rFonts w:cs="Times New Roman"/>
          <w:color w:val="000000"/>
        </w:rPr>
        <w:t>Conclusions</w:t>
      </w:r>
    </w:p>
    <w:p w14:paraId="5A04218C" w14:textId="77777777" w:rsidR="00457580" w:rsidRDefault="00000000" w:rsidP="0025791C">
      <w:pPr>
        <w:pStyle w:val="ACADIA-Normal"/>
      </w:pPr>
      <w:r>
        <w:t xml:space="preserve">If all authors follow these conventions, reviewers will be able to concentrate on your content rather than </w:t>
      </w:r>
      <w:proofErr w:type="gramStart"/>
      <w:r>
        <w:t>your</w:t>
      </w:r>
      <w:proofErr w:type="gramEnd"/>
      <w:r>
        <w:t xml:space="preserve"> formatting.</w:t>
      </w:r>
    </w:p>
    <w:p w14:paraId="6B87EB3F" w14:textId="77777777" w:rsidR="00457580" w:rsidRDefault="00000000" w:rsidP="0025791C">
      <w:pPr>
        <w:pStyle w:val="ACADIA-Normal"/>
      </w:pPr>
      <w:r>
        <w:rPr>
          <w:i/>
        </w:rPr>
        <w:t>Some of the content of these guidelines is based upon a document distributed by Dr. Michael A. Lacasse and Gerry Neville of the National Research Council and National Research Council Research Press.</w:t>
      </w:r>
    </w:p>
    <w:p w14:paraId="5858C599" w14:textId="77777777" w:rsidR="00457580" w:rsidRDefault="00000000" w:rsidP="00895F5A">
      <w:pPr>
        <w:pStyle w:val="ACADIA-HeaderANot-Numbered"/>
      </w:pPr>
      <w:r>
        <w:lastRenderedPageBreak/>
        <w:t>References</w:t>
      </w:r>
    </w:p>
    <w:p w14:paraId="60A16635" w14:textId="77777777" w:rsidR="00457580" w:rsidRDefault="00000000" w:rsidP="00895F5A">
      <w:pPr>
        <w:pStyle w:val="ACADIA-Normal"/>
      </w:pPr>
      <w:bookmarkStart w:id="2" w:name="_k92171hkdra7" w:colFirst="0" w:colLast="0"/>
      <w:bookmarkEnd w:id="2"/>
      <w:r>
        <w:t xml:space="preserve">Include References at the end of the document. </w:t>
      </w:r>
      <w:r>
        <w:rPr>
          <w:b/>
        </w:rPr>
        <w:t>Do not use footnotes</w:t>
      </w:r>
      <w:r>
        <w:t xml:space="preserve">. Only texts that are cited in the paper should be included in the References. All works that are cited should be included in the References section. Use the </w:t>
      </w:r>
      <w:r>
        <w:rPr>
          <w:i/>
        </w:rPr>
        <w:t xml:space="preserve">ACADIA-Reference </w:t>
      </w:r>
      <w:r>
        <w:t xml:space="preserve">style to format your reference entries. The following format, based upon the </w:t>
      </w:r>
      <w:hyperlink r:id="rId13">
        <w:r w:rsidR="00457580">
          <w:rPr>
            <w:color w:val="0000FF"/>
            <w:u w:val="single"/>
          </w:rPr>
          <w:t>Chicago Manual of Style</w:t>
        </w:r>
      </w:hyperlink>
      <w:r>
        <w:t>, 16th Edition, Author-Date format, is to be used:</w:t>
      </w:r>
    </w:p>
    <w:p w14:paraId="2ADAE11D" w14:textId="77777777" w:rsidR="00457580" w:rsidRPr="00895F5A" w:rsidRDefault="00000000" w:rsidP="00895F5A">
      <w:pPr>
        <w:pStyle w:val="ACADIA-Reference"/>
        <w:rPr>
          <w:i/>
          <w:iCs/>
        </w:rPr>
      </w:pPr>
      <w:r w:rsidRPr="00895F5A">
        <w:rPr>
          <w:i/>
          <w:iCs/>
        </w:rPr>
        <w:t>Book</w:t>
      </w:r>
    </w:p>
    <w:p w14:paraId="29FAD18E" w14:textId="77777777" w:rsidR="00457580" w:rsidRDefault="00000000" w:rsidP="00895F5A">
      <w:pPr>
        <w:pStyle w:val="ACADIA-Reference"/>
      </w:pPr>
      <w:r>
        <w:t>Fox, Michael and Miles Kemp. 2009. Interactive Architecture. New York: Princeton Architectural Press.</w:t>
      </w:r>
    </w:p>
    <w:p w14:paraId="1645FB05" w14:textId="77777777" w:rsidR="00457580" w:rsidRPr="00895F5A" w:rsidRDefault="00000000" w:rsidP="00895F5A">
      <w:pPr>
        <w:pStyle w:val="ACADIA-Reference"/>
        <w:rPr>
          <w:i/>
          <w:iCs/>
        </w:rPr>
      </w:pPr>
      <w:r w:rsidRPr="00895F5A">
        <w:rPr>
          <w:i/>
          <w:iCs/>
        </w:rPr>
        <w:t>Book Chapter</w:t>
      </w:r>
    </w:p>
    <w:p w14:paraId="15BBBEC5" w14:textId="77777777" w:rsidR="00457580" w:rsidRDefault="00000000" w:rsidP="00895F5A">
      <w:pPr>
        <w:pStyle w:val="ACADIA-Reference"/>
      </w:pPr>
      <w:proofErr w:type="spellStart"/>
      <w:r>
        <w:t>Hasdell</w:t>
      </w:r>
      <w:proofErr w:type="spellEnd"/>
      <w:r>
        <w:t xml:space="preserve">, Peter. 2009. “Pneuma: An Indeterminate Architecture, or Toward a Soft and Weedy Architecture.” In </w:t>
      </w:r>
      <w:r>
        <w:rPr>
          <w:i/>
        </w:rPr>
        <w:t>Design Ecologies: Sustainable Potentials in Architecture</w:t>
      </w:r>
      <w:r>
        <w:t xml:space="preserve">, ed. L. </w:t>
      </w:r>
      <w:proofErr w:type="spellStart"/>
      <w:r>
        <w:t>Tilder</w:t>
      </w:r>
      <w:proofErr w:type="spellEnd"/>
      <w:r>
        <w:t xml:space="preserve"> and B. Bolstein. New York: Princeton Architectural Press. 92-113.</w:t>
      </w:r>
    </w:p>
    <w:p w14:paraId="5E9237C6" w14:textId="77777777" w:rsidR="00457580" w:rsidRPr="00895F5A" w:rsidRDefault="00000000" w:rsidP="00895F5A">
      <w:pPr>
        <w:pStyle w:val="ACADIA-Reference"/>
        <w:rPr>
          <w:i/>
          <w:iCs/>
        </w:rPr>
      </w:pPr>
      <w:r w:rsidRPr="00895F5A">
        <w:rPr>
          <w:i/>
          <w:iCs/>
        </w:rPr>
        <w:t>Journal Article</w:t>
      </w:r>
    </w:p>
    <w:p w14:paraId="2A728737" w14:textId="77777777" w:rsidR="00457580" w:rsidRDefault="00000000" w:rsidP="00895F5A">
      <w:pPr>
        <w:pStyle w:val="ACADIA-Reference"/>
      </w:pPr>
      <w:r>
        <w:t xml:space="preserve">Brooks, Rodney A. 1990. “Elephants Don’t Play Chess.” </w:t>
      </w:r>
      <w:r>
        <w:rPr>
          <w:i/>
        </w:rPr>
        <w:t>Robotics and Autonomous Systems</w:t>
      </w:r>
      <w:r>
        <w:t xml:space="preserve"> 6 (1): 3–15.</w:t>
      </w:r>
    </w:p>
    <w:p w14:paraId="06BA0C1F" w14:textId="77777777" w:rsidR="00457580" w:rsidRPr="00895F5A" w:rsidRDefault="00000000" w:rsidP="00895F5A">
      <w:pPr>
        <w:pStyle w:val="ACADIA-Reference"/>
        <w:rPr>
          <w:i/>
          <w:iCs/>
        </w:rPr>
      </w:pPr>
      <w:r w:rsidRPr="00895F5A">
        <w:rPr>
          <w:i/>
          <w:iCs/>
        </w:rPr>
        <w:t>Conference Paper</w:t>
      </w:r>
    </w:p>
    <w:p w14:paraId="2A6FAB26" w14:textId="77777777" w:rsidR="00457580" w:rsidRDefault="00000000" w:rsidP="00895F5A">
      <w:pPr>
        <w:pStyle w:val="ACADIA-Reference"/>
      </w:pPr>
      <w:r>
        <w:t xml:space="preserve">Cremers, Jan. 2011. “Energy Saving Design of Membrane Building Envelope.” In </w:t>
      </w:r>
      <w:r>
        <w:rPr>
          <w:i/>
        </w:rPr>
        <w:t>International Conference on Textile Composites and Inflatable Structures: Structural Membranes 2011</w:t>
      </w:r>
      <w:r>
        <w:t xml:space="preserve">, ed. E. Oñate, B. </w:t>
      </w:r>
      <w:proofErr w:type="spellStart"/>
      <w:r>
        <w:t>Kröplin</w:t>
      </w:r>
      <w:proofErr w:type="spellEnd"/>
      <w:r>
        <w:t xml:space="preserve"> and K.-</w:t>
      </w:r>
      <w:proofErr w:type="spellStart"/>
      <w:proofErr w:type="gramStart"/>
      <w:r>
        <w:t>U.Bletzinger</w:t>
      </w:r>
      <w:proofErr w:type="spellEnd"/>
      <w:proofErr w:type="gramEnd"/>
      <w:r>
        <w:t xml:space="preserve">. 148–155. Barcelona: CIMNE. </w:t>
      </w:r>
    </w:p>
    <w:p w14:paraId="190598E3" w14:textId="77777777" w:rsidR="00457580" w:rsidRDefault="00000000" w:rsidP="00895F5A">
      <w:pPr>
        <w:pStyle w:val="ACADIA-Reference"/>
      </w:pPr>
      <w:r>
        <w:t xml:space="preserve">Wu, </w:t>
      </w:r>
      <w:proofErr w:type="spellStart"/>
      <w:r>
        <w:t>Kaicong</w:t>
      </w:r>
      <w:proofErr w:type="spellEnd"/>
      <w:r>
        <w:t xml:space="preserve"> and Axel Kilian. 2018. “Robotic Equilibrium: </w:t>
      </w:r>
      <w:proofErr w:type="spellStart"/>
      <w:r>
        <w:t>Scaffoldfree</w:t>
      </w:r>
      <w:proofErr w:type="spellEnd"/>
      <w:r>
        <w:t xml:space="preserve"> Arch Assemblies.” In </w:t>
      </w:r>
      <w:r>
        <w:rPr>
          <w:i/>
        </w:rPr>
        <w:t>ACADIA 2019: Recalibration: On Imprecision and Infidelity. Proceedings of the 38th Annual Conference of the Association for Computer Aided Design in Architecture (ACADIA)</w:t>
      </w:r>
      <w:r>
        <w:t xml:space="preserve">, ed. P. Anzalone, M. del Signore and A. J. Wit. 342–349. Mexico City: ACADIA. </w:t>
      </w:r>
    </w:p>
    <w:p w14:paraId="06C70C44" w14:textId="77777777" w:rsidR="00457580" w:rsidRPr="00895F5A" w:rsidRDefault="00000000" w:rsidP="00895F5A">
      <w:pPr>
        <w:pStyle w:val="ACADIA-Reference"/>
        <w:rPr>
          <w:i/>
          <w:iCs/>
        </w:rPr>
      </w:pPr>
      <w:r w:rsidRPr="00895F5A">
        <w:rPr>
          <w:i/>
          <w:iCs/>
        </w:rPr>
        <w:t>AI System</w:t>
      </w:r>
    </w:p>
    <w:p w14:paraId="1D2E5157" w14:textId="4264BEE6" w:rsidR="00457580" w:rsidRDefault="00000000" w:rsidP="00895F5A">
      <w:pPr>
        <w:pStyle w:val="ACADIA-Reference"/>
      </w:pPr>
      <w:r>
        <w:t>OpenAI. 202</w:t>
      </w:r>
      <w:r w:rsidR="00557558">
        <w:t>6</w:t>
      </w:r>
      <w:r>
        <w:t>. ChatGPT (Version X). Accessed [Month Day, Year]. https://chat.openai.com/</w:t>
      </w:r>
    </w:p>
    <w:p w14:paraId="14F338C5" w14:textId="77777777" w:rsidR="00457580" w:rsidRDefault="00000000">
      <w:r>
        <w:br w:type="page"/>
      </w:r>
    </w:p>
    <w:p w14:paraId="690D012A" w14:textId="5937B364" w:rsidR="00457580" w:rsidRDefault="00457580" w:rsidP="0025791C">
      <w:pPr>
        <w:pStyle w:val="ACADIA-FigureCaption"/>
      </w:pPr>
    </w:p>
    <w:p w14:paraId="32F2901C" w14:textId="77777777" w:rsidR="00457580" w:rsidRDefault="00457580">
      <w:pPr>
        <w:pBdr>
          <w:top w:val="nil"/>
          <w:left w:val="nil"/>
          <w:bottom w:val="nil"/>
          <w:right w:val="nil"/>
          <w:between w:val="nil"/>
        </w:pBdr>
        <w:tabs>
          <w:tab w:val="center" w:pos="4320"/>
          <w:tab w:val="right" w:pos="8640"/>
        </w:tabs>
        <w:rPr>
          <w:color w:val="000000"/>
        </w:rPr>
      </w:pPr>
    </w:p>
    <w:sectPr w:rsidR="00457580">
      <w:footerReference w:type="default" r:id="rId14"/>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45345" w14:textId="77777777" w:rsidR="001D02C5" w:rsidRDefault="001D02C5">
      <w:pPr>
        <w:spacing w:after="0"/>
      </w:pPr>
      <w:r>
        <w:separator/>
      </w:r>
    </w:p>
  </w:endnote>
  <w:endnote w:type="continuationSeparator" w:id="0">
    <w:p w14:paraId="44AB2787" w14:textId="77777777" w:rsidR="001D02C5" w:rsidRDefault="001D02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F3E6E03-6042-476C-B5BE-A378AFABDE4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4299A829-8967-42B9-84E2-DB8EFA931A89}"/>
    <w:embedItalic r:id="rId3" w:fontKey="{D229EE9D-899A-4C6B-A7F1-621C50EFCD52}"/>
  </w:font>
  <w:font w:name="Calibri">
    <w:panose1 w:val="020F0502020204030204"/>
    <w:charset w:val="00"/>
    <w:family w:val="swiss"/>
    <w:pitch w:val="variable"/>
    <w:sig w:usb0="E4002EFF" w:usb1="C200247B" w:usb2="00000009" w:usb3="00000000" w:csb0="000001FF" w:csb1="00000000"/>
    <w:embedRegular r:id="rId4" w:fontKey="{AD936817-8496-4C3C-AAFF-B4B11DDCD619}"/>
  </w:font>
  <w:font w:name="Cambria">
    <w:panose1 w:val="02040503050406030204"/>
    <w:charset w:val="00"/>
    <w:family w:val="roman"/>
    <w:pitch w:val="variable"/>
    <w:sig w:usb0="E00006FF" w:usb1="420024FF" w:usb2="02000000" w:usb3="00000000" w:csb0="0000019F" w:csb1="00000000"/>
    <w:embedRegular r:id="rId5" w:fontKey="{DC4D311C-FA50-4EEC-8B56-E774C6028A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889C" w14:textId="4782E6AA" w:rsidR="00457580" w:rsidRDefault="00000000">
    <w:pPr>
      <w:widowControl/>
      <w:pBdr>
        <w:top w:val="single" w:sz="4" w:space="1" w:color="000000"/>
        <w:left w:val="none" w:sz="0" w:space="0" w:color="000000"/>
        <w:bottom w:val="none" w:sz="0" w:space="0" w:color="000000"/>
        <w:right w:val="none" w:sz="0" w:space="0" w:color="000000"/>
      </w:pBdr>
      <w:tabs>
        <w:tab w:val="right" w:pos="8640"/>
      </w:tabs>
      <w:spacing w:after="0"/>
      <w:rPr>
        <w:i/>
      </w:rPr>
    </w:pPr>
    <w:r>
      <w:rPr>
        <w:i/>
      </w:rPr>
      <w:t xml:space="preserve">Instructions for Submitting Projects/Field Notes to the </w:t>
    </w:r>
    <w:r w:rsidR="008359CA">
      <w:rPr>
        <w:i/>
      </w:rPr>
      <w:t xml:space="preserve">ACADIA 2026 </w:t>
    </w:r>
    <w:r>
      <w:rPr>
        <w:i/>
      </w:rPr>
      <w:t>Conference</w:t>
    </w:r>
    <w:r>
      <w:rPr>
        <w:i/>
      </w:rPr>
      <w:tab/>
    </w:r>
    <w:r>
      <w:rPr>
        <w:i/>
      </w:rPr>
      <w:fldChar w:fldCharType="begin"/>
    </w:r>
    <w:r>
      <w:rPr>
        <w:i/>
      </w:rPr>
      <w:instrText>PAGE</w:instrText>
    </w:r>
    <w:r>
      <w:rPr>
        <w:i/>
      </w:rPr>
      <w:fldChar w:fldCharType="separate"/>
    </w:r>
    <w:r w:rsidR="00895F5A">
      <w:rPr>
        <w:i/>
        <w:noProof/>
      </w:rPr>
      <w:t>1</w:t>
    </w:r>
    <w:r>
      <w:rPr>
        <w:i/>
      </w:rPr>
      <w:fldChar w:fldCharType="end"/>
    </w:r>
  </w:p>
  <w:p w14:paraId="2101842B" w14:textId="77777777" w:rsidR="00457580" w:rsidRDefault="00457580"/>
  <w:p w14:paraId="523821A3" w14:textId="77777777" w:rsidR="00457580" w:rsidRDefault="004575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4989D" w14:textId="77777777" w:rsidR="001D02C5" w:rsidRDefault="001D02C5">
      <w:pPr>
        <w:spacing w:after="0"/>
      </w:pPr>
      <w:r>
        <w:separator/>
      </w:r>
    </w:p>
  </w:footnote>
  <w:footnote w:type="continuationSeparator" w:id="0">
    <w:p w14:paraId="2083C9F6" w14:textId="77777777" w:rsidR="001D02C5" w:rsidRDefault="001D02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3FA"/>
    <w:multiLevelType w:val="hybridMultilevel"/>
    <w:tmpl w:val="7234959C"/>
    <w:lvl w:ilvl="0" w:tplc="CA8A91B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9447A"/>
    <w:multiLevelType w:val="multilevel"/>
    <w:tmpl w:val="5D7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515F2"/>
    <w:multiLevelType w:val="multilevel"/>
    <w:tmpl w:val="4E3EFCA6"/>
    <w:lvl w:ilvl="0">
      <w:start w:val="1"/>
      <w:numFmt w:val="decimal"/>
      <w:pStyle w:val="ACADIA-NumberedList"/>
      <w:lvlText w:val="%1"/>
      <w:lvlJc w:val="left"/>
      <w:pPr>
        <w:ind w:left="547" w:hanging="547"/>
      </w:pPr>
    </w:lvl>
    <w:lvl w:ilvl="1">
      <w:start w:val="1"/>
      <w:numFmt w:val="decimal"/>
      <w:lvlText w:val="%1.%2"/>
      <w:lvlJc w:val="left"/>
      <w:pPr>
        <w:ind w:left="547" w:hanging="54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9B074A"/>
    <w:multiLevelType w:val="multilevel"/>
    <w:tmpl w:val="A9F4A4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801AF0"/>
    <w:multiLevelType w:val="hybridMultilevel"/>
    <w:tmpl w:val="37C2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8F7606"/>
    <w:multiLevelType w:val="multilevel"/>
    <w:tmpl w:val="20D4E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676D14"/>
    <w:multiLevelType w:val="hybridMultilevel"/>
    <w:tmpl w:val="A866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D2531F"/>
    <w:multiLevelType w:val="hybridMultilevel"/>
    <w:tmpl w:val="47108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3F23CC"/>
    <w:multiLevelType w:val="multilevel"/>
    <w:tmpl w:val="93F0EE22"/>
    <w:lvl w:ilvl="0">
      <w:start w:val="1"/>
      <w:numFmt w:val="decimal"/>
      <w:pStyle w:val="ACADIA-HeaderANumbered"/>
      <w:lvlText w:val="%1."/>
      <w:lvlJc w:val="left"/>
      <w:pPr>
        <w:tabs>
          <w:tab w:val="num" w:pos="720"/>
        </w:tabs>
        <w:ind w:left="720" w:hanging="720"/>
      </w:pPr>
      <w:rPr>
        <w:rFonts w:hint="default"/>
      </w:rPr>
    </w:lvl>
    <w:lvl w:ilvl="1">
      <w:start w:val="1"/>
      <w:numFmt w:val="decimal"/>
      <w:pStyle w:val="ACADIA-HeaderBNumbered"/>
      <w:lvlText w:val="%1.%2."/>
      <w:lvlJc w:val="left"/>
      <w:pPr>
        <w:tabs>
          <w:tab w:val="num" w:pos="1440"/>
        </w:tabs>
        <w:ind w:left="1440" w:hanging="72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9" w15:restartNumberingAfterBreak="0">
    <w:nsid w:val="54D125C5"/>
    <w:multiLevelType w:val="multilevel"/>
    <w:tmpl w:val="A9F4A4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CBA5100"/>
    <w:multiLevelType w:val="multilevel"/>
    <w:tmpl w:val="668C9D8A"/>
    <w:lvl w:ilvl="0">
      <w:start w:val="1"/>
      <w:numFmt w:val="decimal"/>
      <w:lvlText w:val="%1."/>
      <w:lvlJc w:val="left"/>
      <w:pPr>
        <w:ind w:left="720" w:hanging="720"/>
      </w:pPr>
    </w:lvl>
    <w:lvl w:ilvl="1">
      <w:start w:val="1"/>
      <w:numFmt w:val="decimal"/>
      <w:lvlText w:val="4.%2"/>
      <w:lvlJc w:val="left"/>
      <w:pPr>
        <w:ind w:left="1080" w:hanging="360"/>
      </w:pPr>
      <w:rPr>
        <w:rFonts w:hint="default"/>
      </w:r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952661906">
    <w:abstractNumId w:val="10"/>
  </w:num>
  <w:num w:numId="2" w16cid:durableId="169294830">
    <w:abstractNumId w:val="3"/>
  </w:num>
  <w:num w:numId="3" w16cid:durableId="954867900">
    <w:abstractNumId w:val="5"/>
  </w:num>
  <w:num w:numId="4" w16cid:durableId="1683126599">
    <w:abstractNumId w:val="8"/>
    <w:lvlOverride w:ilvl="0">
      <w:lvl w:ilvl="0">
        <w:start w:val="1"/>
        <w:numFmt w:val="decimal"/>
        <w:pStyle w:val="ACADIA-HeaderANumbered"/>
        <w:lvlText w:val="%1."/>
        <w:lvlJc w:val="left"/>
        <w:pPr>
          <w:tabs>
            <w:tab w:val="num" w:pos="720"/>
          </w:tabs>
          <w:ind w:left="720" w:hanging="720"/>
        </w:pPr>
        <w:rPr>
          <w:rFonts w:hint="default"/>
        </w:rPr>
      </w:lvl>
    </w:lvlOverride>
    <w:lvlOverride w:ilvl="1">
      <w:lvl w:ilvl="1">
        <w:start w:val="1"/>
        <w:numFmt w:val="decimal"/>
        <w:pStyle w:val="ACADIA-HeaderBNumbered"/>
        <w:lvlText w:val="%1.%2."/>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lvlText w:val="%4."/>
        <w:lvlJc w:val="left"/>
        <w:pPr>
          <w:tabs>
            <w:tab w:val="num" w:pos="2880"/>
          </w:tabs>
          <w:ind w:left="2880" w:hanging="720"/>
        </w:pPr>
        <w:rPr>
          <w:rFonts w:hint="default"/>
        </w:rPr>
      </w:lvl>
    </w:lvlOverride>
    <w:lvlOverride w:ilvl="4">
      <w:lvl w:ilvl="4">
        <w:start w:val="1"/>
        <w:numFmt w:val="decimal"/>
        <w:lvlText w:val="%5."/>
        <w:lvlJc w:val="left"/>
        <w:pPr>
          <w:tabs>
            <w:tab w:val="num" w:pos="3600"/>
          </w:tabs>
          <w:ind w:left="3600" w:hanging="720"/>
        </w:pPr>
        <w:rPr>
          <w:rFonts w:hint="default"/>
        </w:rPr>
      </w:lvl>
    </w:lvlOverride>
    <w:lvlOverride w:ilvl="5">
      <w:lvl w:ilvl="5">
        <w:start w:val="1"/>
        <w:numFmt w:val="decimal"/>
        <w:lvlText w:val="%6."/>
        <w:lvlJc w:val="left"/>
        <w:pPr>
          <w:tabs>
            <w:tab w:val="num" w:pos="4320"/>
          </w:tabs>
          <w:ind w:left="4320" w:hanging="720"/>
        </w:pPr>
        <w:rPr>
          <w:rFonts w:hint="default"/>
        </w:rPr>
      </w:lvl>
    </w:lvlOverride>
    <w:lvlOverride w:ilvl="6">
      <w:lvl w:ilvl="6">
        <w:start w:val="1"/>
        <w:numFmt w:val="decimal"/>
        <w:lvlText w:val="%7."/>
        <w:lvlJc w:val="left"/>
        <w:pPr>
          <w:tabs>
            <w:tab w:val="num" w:pos="5040"/>
          </w:tabs>
          <w:ind w:left="5040" w:hanging="720"/>
        </w:pPr>
        <w:rPr>
          <w:rFonts w:hint="default"/>
        </w:rPr>
      </w:lvl>
    </w:lvlOverride>
    <w:lvlOverride w:ilvl="7">
      <w:lvl w:ilvl="7">
        <w:start w:val="1"/>
        <w:numFmt w:val="decimal"/>
        <w:lvlText w:val="%8."/>
        <w:lvlJc w:val="left"/>
        <w:pPr>
          <w:tabs>
            <w:tab w:val="num" w:pos="5760"/>
          </w:tabs>
          <w:ind w:left="5760" w:hanging="720"/>
        </w:pPr>
        <w:rPr>
          <w:rFonts w:hint="default"/>
        </w:rPr>
      </w:lvl>
    </w:lvlOverride>
    <w:lvlOverride w:ilvl="8">
      <w:lvl w:ilvl="8">
        <w:start w:val="1"/>
        <w:numFmt w:val="decimal"/>
        <w:lvlText w:val="%9."/>
        <w:lvlJc w:val="left"/>
        <w:pPr>
          <w:tabs>
            <w:tab w:val="num" w:pos="6480"/>
          </w:tabs>
          <w:ind w:left="6480" w:hanging="720"/>
        </w:pPr>
        <w:rPr>
          <w:rFonts w:hint="default"/>
        </w:rPr>
      </w:lvl>
    </w:lvlOverride>
  </w:num>
  <w:num w:numId="5" w16cid:durableId="1521620320">
    <w:abstractNumId w:val="8"/>
  </w:num>
  <w:num w:numId="6" w16cid:durableId="917329578">
    <w:abstractNumId w:val="2"/>
  </w:num>
  <w:num w:numId="7" w16cid:durableId="1706832959">
    <w:abstractNumId w:val="8"/>
  </w:num>
  <w:num w:numId="8" w16cid:durableId="1431315799">
    <w:abstractNumId w:val="7"/>
  </w:num>
  <w:num w:numId="9" w16cid:durableId="812868197">
    <w:abstractNumId w:val="8"/>
  </w:num>
  <w:num w:numId="10" w16cid:durableId="1703558017">
    <w:abstractNumId w:val="8"/>
  </w:num>
  <w:num w:numId="11" w16cid:durableId="1803384354">
    <w:abstractNumId w:val="9"/>
  </w:num>
  <w:num w:numId="12" w16cid:durableId="1065026374">
    <w:abstractNumId w:val="8"/>
  </w:num>
  <w:num w:numId="13" w16cid:durableId="1130977771">
    <w:abstractNumId w:val="8"/>
  </w:num>
  <w:num w:numId="14" w16cid:durableId="1568107774">
    <w:abstractNumId w:val="8"/>
  </w:num>
  <w:num w:numId="15" w16cid:durableId="694035165">
    <w:abstractNumId w:val="8"/>
  </w:num>
  <w:num w:numId="16" w16cid:durableId="1106271727">
    <w:abstractNumId w:val="8"/>
  </w:num>
  <w:num w:numId="17" w16cid:durableId="952635295">
    <w:abstractNumId w:val="0"/>
  </w:num>
  <w:num w:numId="18" w16cid:durableId="1940523226">
    <w:abstractNumId w:val="8"/>
  </w:num>
  <w:num w:numId="19" w16cid:durableId="779953832">
    <w:abstractNumId w:val="8"/>
  </w:num>
  <w:num w:numId="20" w16cid:durableId="855583433">
    <w:abstractNumId w:val="1"/>
  </w:num>
  <w:num w:numId="21" w16cid:durableId="1350912619">
    <w:abstractNumId w:val="4"/>
  </w:num>
  <w:num w:numId="22" w16cid:durableId="169537854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mail, Mohamed Abdelbagi (mai6gx)">
    <w15:presenceInfo w15:providerId="AD" w15:userId="S::mai6gx@virginia.edu::fa61202f-f164-41b7-a58c-a69b320e4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580"/>
    <w:rsid w:val="000F2737"/>
    <w:rsid w:val="00142708"/>
    <w:rsid w:val="001965DB"/>
    <w:rsid w:val="001A0F0B"/>
    <w:rsid w:val="001D02C5"/>
    <w:rsid w:val="001E5518"/>
    <w:rsid w:val="001F7769"/>
    <w:rsid w:val="0025791C"/>
    <w:rsid w:val="002B0635"/>
    <w:rsid w:val="00362405"/>
    <w:rsid w:val="00391A73"/>
    <w:rsid w:val="003C4BEC"/>
    <w:rsid w:val="00412F0B"/>
    <w:rsid w:val="00457580"/>
    <w:rsid w:val="00557558"/>
    <w:rsid w:val="006140AC"/>
    <w:rsid w:val="0063140C"/>
    <w:rsid w:val="006565DD"/>
    <w:rsid w:val="008359CA"/>
    <w:rsid w:val="00895F5A"/>
    <w:rsid w:val="008C3D16"/>
    <w:rsid w:val="00920F00"/>
    <w:rsid w:val="00A344BE"/>
    <w:rsid w:val="00BC7470"/>
    <w:rsid w:val="00F52BE9"/>
    <w:rsid w:val="00FE75D6"/>
    <w:rsid w:val="00FF6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9C32C"/>
  <w15:docId w15:val="{CDDF052F-82DC-47B6-8274-B0B9A334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spacing w:before="240"/>
      <w:ind w:left="720" w:hanging="720"/>
      <w:outlineLvl w:val="0"/>
    </w:pPr>
    <w:rPr>
      <w:rFonts w:ascii="Arial" w:eastAsia="Arial" w:hAnsi="Arial" w:cs="Arial"/>
      <w:b/>
    </w:rPr>
  </w:style>
  <w:style w:type="paragraph" w:styleId="Heading2">
    <w:name w:val="heading 2"/>
    <w:basedOn w:val="Normal"/>
    <w:next w:val="Normal"/>
    <w:uiPriority w:val="9"/>
    <w:semiHidden/>
    <w:unhideWhenUsed/>
    <w:qFormat/>
    <w:pPr>
      <w:keepNext/>
      <w:widowControl/>
      <w:outlineLvl w:val="1"/>
    </w:pPr>
    <w:rPr>
      <w:rFonts w:ascii="Arial" w:eastAsia="Arial" w:hAnsi="Arial" w:cs="Arial"/>
      <w:i/>
    </w:rPr>
  </w:style>
  <w:style w:type="paragraph" w:styleId="Heading3">
    <w:name w:val="heading 3"/>
    <w:basedOn w:val="Normal"/>
    <w:next w:val="Normal"/>
    <w:uiPriority w:val="9"/>
    <w:semiHidden/>
    <w:unhideWhenUsed/>
    <w:qFormat/>
    <w:pPr>
      <w:keepNext/>
      <w:widowControl/>
      <w:outlineLvl w:val="2"/>
    </w:pPr>
    <w:rPr>
      <w:rFonts w:ascii="Arial" w:eastAsia="Arial" w:hAnsi="Arial" w:cs="Arial"/>
      <w:b/>
      <w:i/>
    </w:rPr>
  </w:style>
  <w:style w:type="paragraph" w:styleId="Heading4">
    <w:name w:val="heading 4"/>
    <w:basedOn w:val="Normal"/>
    <w:next w:val="Normal"/>
    <w:uiPriority w:val="9"/>
    <w:semiHidden/>
    <w:unhideWhenUsed/>
    <w:qFormat/>
    <w:pPr>
      <w:outlineLvl w:val="3"/>
    </w:p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ACADIA-Normal">
    <w:name w:val="ACADIA-Normal"/>
    <w:basedOn w:val="Normal"/>
    <w:link w:val="ACADIA-NormalChar"/>
    <w:qFormat/>
    <w:rsid w:val="00895F5A"/>
    <w:pPr>
      <w:suppressAutoHyphens/>
    </w:pPr>
    <w:rPr>
      <w:lang w:eastAsia="zh-CN"/>
    </w:rPr>
  </w:style>
  <w:style w:type="character" w:customStyle="1" w:styleId="ACADIA-NormalChar">
    <w:name w:val="ACADIA-Normal Char"/>
    <w:basedOn w:val="DefaultParagraphFont"/>
    <w:link w:val="ACADIA-Normal"/>
    <w:rsid w:val="00895F5A"/>
    <w:rPr>
      <w:lang w:eastAsia="zh-CN"/>
    </w:rPr>
  </w:style>
  <w:style w:type="paragraph" w:customStyle="1" w:styleId="ACADIA-Author">
    <w:name w:val="ACADIA-Author"/>
    <w:basedOn w:val="ACADIA-Normal"/>
    <w:next w:val="Normal"/>
    <w:qFormat/>
    <w:rsid w:val="00895F5A"/>
    <w:pPr>
      <w:jc w:val="center"/>
    </w:pPr>
  </w:style>
  <w:style w:type="paragraph" w:customStyle="1" w:styleId="ACADIA-BulletedList">
    <w:name w:val="ACADIA-Bulleted List"/>
    <w:basedOn w:val="ACADIA-Normal"/>
    <w:qFormat/>
    <w:rsid w:val="00895F5A"/>
    <w:pPr>
      <w:tabs>
        <w:tab w:val="num" w:pos="720"/>
      </w:tabs>
      <w:ind w:left="720" w:hanging="720"/>
    </w:pPr>
  </w:style>
  <w:style w:type="paragraph" w:customStyle="1" w:styleId="ACADIA-FigureCaption">
    <w:name w:val="ACADIA-Figure Caption"/>
    <w:basedOn w:val="ACADIA-Normal"/>
    <w:next w:val="ACADIA-Normal"/>
    <w:rsid w:val="00895F5A"/>
    <w:pPr>
      <w:keepLines/>
      <w:widowControl/>
      <w:spacing w:before="120"/>
      <w:jc w:val="left"/>
    </w:pPr>
    <w:rPr>
      <w:b/>
    </w:rPr>
  </w:style>
  <w:style w:type="paragraph" w:customStyle="1" w:styleId="ACADIA-HeaderANot-Numbered">
    <w:name w:val="ACADIA-Header A Not-Numbered"/>
    <w:basedOn w:val="Normal"/>
    <w:qFormat/>
    <w:rsid w:val="00895F5A"/>
    <w:pPr>
      <w:keepNext/>
      <w:keepLines/>
      <w:widowControl/>
      <w:suppressAutoHyphens/>
      <w:spacing w:before="240"/>
    </w:pPr>
    <w:rPr>
      <w:rFonts w:cs="Arial"/>
      <w:b/>
      <w:lang w:eastAsia="zh-CN"/>
    </w:rPr>
  </w:style>
  <w:style w:type="paragraph" w:customStyle="1" w:styleId="ACADIA-HeaderBNumbered">
    <w:name w:val="ACADIA-Header B Numbered"/>
    <w:basedOn w:val="Normal"/>
    <w:next w:val="ACADIA-Normal"/>
    <w:qFormat/>
    <w:rsid w:val="00895F5A"/>
    <w:pPr>
      <w:keepNext/>
      <w:keepLines/>
      <w:widowControl/>
      <w:numPr>
        <w:ilvl w:val="1"/>
        <w:numId w:val="5"/>
      </w:numPr>
      <w:suppressAutoHyphens/>
      <w:spacing w:before="240"/>
    </w:pPr>
    <w:rPr>
      <w:rFonts w:cs="Arial"/>
      <w:lang w:eastAsia="zh-CN"/>
    </w:rPr>
  </w:style>
  <w:style w:type="paragraph" w:customStyle="1" w:styleId="ACADIA-HeaderANumbered">
    <w:name w:val="ACADIA-Header A Numbered"/>
    <w:basedOn w:val="ACADIA-HeaderBNumbered"/>
    <w:qFormat/>
    <w:rsid w:val="00895F5A"/>
    <w:pPr>
      <w:numPr>
        <w:ilvl w:val="0"/>
      </w:numPr>
    </w:pPr>
    <w:rPr>
      <w:b/>
    </w:rPr>
  </w:style>
  <w:style w:type="paragraph" w:customStyle="1" w:styleId="ACADIA-HeaderBNot-Numbered">
    <w:name w:val="ACADIA-Header B Not-Numbered"/>
    <w:basedOn w:val="ACADIA-HeaderANot-Numbered"/>
    <w:next w:val="ACADIA-Normal"/>
    <w:rsid w:val="00895F5A"/>
    <w:rPr>
      <w:b w:val="0"/>
    </w:rPr>
  </w:style>
  <w:style w:type="paragraph" w:customStyle="1" w:styleId="ACADIA-Keywords">
    <w:name w:val="ACADIA-Keywords"/>
    <w:basedOn w:val="ACADIA-Normal"/>
    <w:link w:val="ACADIA-KeywordsChar"/>
    <w:qFormat/>
    <w:rsid w:val="00895F5A"/>
    <w:pPr>
      <w:jc w:val="left"/>
    </w:pPr>
    <w:rPr>
      <w:i/>
    </w:rPr>
  </w:style>
  <w:style w:type="character" w:customStyle="1" w:styleId="ACADIA-KeywordsChar">
    <w:name w:val="ACADIA-Keywords Char"/>
    <w:basedOn w:val="DefaultParagraphFont"/>
    <w:link w:val="ACADIA-Keywords"/>
    <w:rsid w:val="00895F5A"/>
    <w:rPr>
      <w:i/>
      <w:lang w:eastAsia="zh-CN"/>
    </w:rPr>
  </w:style>
  <w:style w:type="paragraph" w:customStyle="1" w:styleId="ACADIA-NumberedList">
    <w:name w:val="ACADIA-Numbered List"/>
    <w:basedOn w:val="ACADIA-BulletedList"/>
    <w:qFormat/>
    <w:rsid w:val="00895F5A"/>
    <w:pPr>
      <w:numPr>
        <w:numId w:val="6"/>
      </w:numPr>
    </w:pPr>
  </w:style>
  <w:style w:type="paragraph" w:customStyle="1" w:styleId="ACADIA-Reference">
    <w:name w:val="ACADIA-Reference"/>
    <w:basedOn w:val="ACADIA-Normal"/>
    <w:qFormat/>
    <w:rsid w:val="00895F5A"/>
    <w:pPr>
      <w:widowControl/>
      <w:ind w:left="540" w:hanging="540"/>
    </w:pPr>
  </w:style>
  <w:style w:type="paragraph" w:customStyle="1" w:styleId="ACADIA-Table">
    <w:name w:val="ACADIA-Table"/>
    <w:basedOn w:val="ACADIA-Normal"/>
    <w:rsid w:val="00895F5A"/>
    <w:pPr>
      <w:jc w:val="center"/>
    </w:pPr>
    <w:rPr>
      <w:sz w:val="20"/>
    </w:rPr>
  </w:style>
  <w:style w:type="paragraph" w:customStyle="1" w:styleId="ACADIA-TableCaption">
    <w:name w:val="ACADIA-Table Caption"/>
    <w:basedOn w:val="ACADIA-Normal"/>
    <w:next w:val="ACADIA-Normal"/>
    <w:qFormat/>
    <w:rsid w:val="00895F5A"/>
    <w:pPr>
      <w:jc w:val="left"/>
    </w:pPr>
    <w:rPr>
      <w:b/>
    </w:rPr>
  </w:style>
  <w:style w:type="paragraph" w:customStyle="1" w:styleId="ACADIA-Title">
    <w:name w:val="ACADIA-Title"/>
    <w:basedOn w:val="ACADIA-Normal"/>
    <w:link w:val="ACADIA-TitleChar"/>
    <w:rsid w:val="00895F5A"/>
    <w:pPr>
      <w:keepNext/>
      <w:keepLines/>
      <w:widowControl/>
      <w:spacing w:before="240" w:after="960"/>
      <w:jc w:val="center"/>
    </w:pPr>
    <w:rPr>
      <w:rFonts w:cs="Arial"/>
      <w:b/>
      <w:kern w:val="1"/>
      <w:sz w:val="28"/>
    </w:rPr>
  </w:style>
  <w:style w:type="character" w:customStyle="1" w:styleId="ACADIA-TitleChar">
    <w:name w:val="ACADIA-Title Char"/>
    <w:basedOn w:val="ACADIA-NormalChar"/>
    <w:link w:val="ACADIA-Title"/>
    <w:rsid w:val="00895F5A"/>
    <w:rPr>
      <w:rFonts w:cs="Arial"/>
      <w:b/>
      <w:kern w:val="1"/>
      <w:sz w:val="28"/>
      <w:lang w:eastAsia="zh-CN"/>
    </w:rPr>
  </w:style>
  <w:style w:type="paragraph" w:styleId="NormalWeb">
    <w:name w:val="Normal (Web)"/>
    <w:basedOn w:val="Normal"/>
    <w:uiPriority w:val="99"/>
    <w:semiHidden/>
    <w:unhideWhenUsed/>
    <w:rsid w:val="001965DB"/>
  </w:style>
  <w:style w:type="paragraph" w:styleId="Revision">
    <w:name w:val="Revision"/>
    <w:hidden/>
    <w:uiPriority w:val="99"/>
    <w:semiHidden/>
    <w:rsid w:val="008359CA"/>
    <w:pPr>
      <w:widowControl/>
      <w:spacing w:after="0"/>
      <w:jc w:val="left"/>
    </w:pPr>
  </w:style>
  <w:style w:type="character" w:styleId="CommentReference">
    <w:name w:val="annotation reference"/>
    <w:basedOn w:val="DefaultParagraphFont"/>
    <w:uiPriority w:val="99"/>
    <w:semiHidden/>
    <w:unhideWhenUsed/>
    <w:rsid w:val="008359CA"/>
    <w:rPr>
      <w:sz w:val="16"/>
      <w:szCs w:val="16"/>
    </w:rPr>
  </w:style>
  <w:style w:type="paragraph" w:styleId="CommentText">
    <w:name w:val="annotation text"/>
    <w:basedOn w:val="Normal"/>
    <w:link w:val="CommentTextChar"/>
    <w:uiPriority w:val="99"/>
    <w:unhideWhenUsed/>
    <w:rsid w:val="008359CA"/>
    <w:rPr>
      <w:sz w:val="20"/>
      <w:szCs w:val="20"/>
    </w:rPr>
  </w:style>
  <w:style w:type="character" w:customStyle="1" w:styleId="CommentTextChar">
    <w:name w:val="Comment Text Char"/>
    <w:basedOn w:val="DefaultParagraphFont"/>
    <w:link w:val="CommentText"/>
    <w:uiPriority w:val="99"/>
    <w:rsid w:val="008359CA"/>
    <w:rPr>
      <w:sz w:val="20"/>
      <w:szCs w:val="20"/>
    </w:rPr>
  </w:style>
  <w:style w:type="paragraph" w:styleId="CommentSubject">
    <w:name w:val="annotation subject"/>
    <w:basedOn w:val="CommentText"/>
    <w:next w:val="CommentText"/>
    <w:link w:val="CommentSubjectChar"/>
    <w:uiPriority w:val="99"/>
    <w:semiHidden/>
    <w:unhideWhenUsed/>
    <w:rsid w:val="008359CA"/>
    <w:rPr>
      <w:b/>
      <w:bCs/>
    </w:rPr>
  </w:style>
  <w:style w:type="character" w:customStyle="1" w:styleId="CommentSubjectChar">
    <w:name w:val="Comment Subject Char"/>
    <w:basedOn w:val="CommentTextChar"/>
    <w:link w:val="CommentSubject"/>
    <w:uiPriority w:val="99"/>
    <w:semiHidden/>
    <w:rsid w:val="008359CA"/>
    <w:rPr>
      <w:b/>
      <w:bCs/>
      <w:sz w:val="20"/>
      <w:szCs w:val="20"/>
    </w:rPr>
  </w:style>
  <w:style w:type="paragraph" w:styleId="Header">
    <w:name w:val="header"/>
    <w:basedOn w:val="Normal"/>
    <w:link w:val="HeaderChar"/>
    <w:uiPriority w:val="99"/>
    <w:unhideWhenUsed/>
    <w:rsid w:val="008359CA"/>
    <w:pPr>
      <w:tabs>
        <w:tab w:val="center" w:pos="4680"/>
        <w:tab w:val="right" w:pos="9360"/>
      </w:tabs>
      <w:spacing w:after="0"/>
    </w:pPr>
  </w:style>
  <w:style w:type="character" w:customStyle="1" w:styleId="HeaderChar">
    <w:name w:val="Header Char"/>
    <w:basedOn w:val="DefaultParagraphFont"/>
    <w:link w:val="Header"/>
    <w:uiPriority w:val="99"/>
    <w:rsid w:val="008359CA"/>
  </w:style>
  <w:style w:type="paragraph" w:styleId="Footer">
    <w:name w:val="footer"/>
    <w:basedOn w:val="Normal"/>
    <w:link w:val="FooterChar"/>
    <w:uiPriority w:val="99"/>
    <w:unhideWhenUsed/>
    <w:rsid w:val="008359CA"/>
    <w:pPr>
      <w:tabs>
        <w:tab w:val="center" w:pos="4680"/>
        <w:tab w:val="right" w:pos="9360"/>
      </w:tabs>
      <w:spacing w:after="0"/>
    </w:pPr>
  </w:style>
  <w:style w:type="character" w:customStyle="1" w:styleId="FooterChar">
    <w:name w:val="Footer Char"/>
    <w:basedOn w:val="DefaultParagraphFont"/>
    <w:link w:val="Footer"/>
    <w:uiPriority w:val="99"/>
    <w:rsid w:val="008359CA"/>
  </w:style>
  <w:style w:type="character" w:styleId="Hyperlink">
    <w:name w:val="Hyperlink"/>
    <w:basedOn w:val="DefaultParagraphFont"/>
    <w:uiPriority w:val="99"/>
    <w:unhideWhenUsed/>
    <w:rsid w:val="00412F0B"/>
    <w:rPr>
      <w:color w:val="0000FF" w:themeColor="hyperlink"/>
      <w:u w:val="single"/>
    </w:rPr>
  </w:style>
  <w:style w:type="character" w:styleId="UnresolvedMention">
    <w:name w:val="Unresolved Mention"/>
    <w:basedOn w:val="DefaultParagraphFont"/>
    <w:uiPriority w:val="99"/>
    <w:semiHidden/>
    <w:unhideWhenUsed/>
    <w:rsid w:val="00412F0B"/>
    <w:rPr>
      <w:color w:val="605E5C"/>
      <w:shd w:val="clear" w:color="auto" w:fill="E1DFDD"/>
    </w:rPr>
  </w:style>
  <w:style w:type="character" w:styleId="FollowedHyperlink">
    <w:name w:val="FollowedHyperlink"/>
    <w:basedOn w:val="DefaultParagraphFont"/>
    <w:uiPriority w:val="99"/>
    <w:semiHidden/>
    <w:unhideWhenUsed/>
    <w:rsid w:val="00412F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603834">
      <w:bodyDiv w:val="1"/>
      <w:marLeft w:val="0"/>
      <w:marRight w:val="0"/>
      <w:marTop w:val="0"/>
      <w:marBottom w:val="0"/>
      <w:divBdr>
        <w:top w:val="none" w:sz="0" w:space="0" w:color="auto"/>
        <w:left w:val="none" w:sz="0" w:space="0" w:color="auto"/>
        <w:bottom w:val="none" w:sz="0" w:space="0" w:color="auto"/>
        <w:right w:val="none" w:sz="0" w:space="0" w:color="auto"/>
      </w:divBdr>
    </w:div>
    <w:div w:id="584607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chicagomanualofstyle.org/tools_citationguide.html" TargetMode="External"/><Relationship Id="rId3" Type="http://schemas.openxmlformats.org/officeDocument/2006/relationships/settings" Target="settings.xml"/><Relationship Id="rId7" Type="http://schemas.openxmlformats.org/officeDocument/2006/relationships/hyperlink" Target="https://docs.google.com/document/d/15EeC8rn2OD_THv9vg22VeyB1eurXX9UtqTtSd1I1ajU/edit?usp=sharing" TargetMode="External"/><Relationship Id="rId12" Type="http://schemas.openxmlformats.org/officeDocument/2006/relationships/hyperlink" Target="https://docs.google.com/document/d/15EeC8rn2OD_THv9vg22VeyB1eurXX9UtqTtSd1I1ajU/edit?usp=sharing"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asychair.org/conferences/?conf=acadia2026"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libguides.nps.edu/citation/chicago-nb" TargetMode="External"/><Relationship Id="rId4" Type="http://schemas.openxmlformats.org/officeDocument/2006/relationships/webSettings" Target="webSettings.xml"/><Relationship Id="rId9" Type="http://schemas.openxmlformats.org/officeDocument/2006/relationships/hyperlink" Target="https://www.bibguru.com/g/chicago-software-citation/"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1591</Words>
  <Characters>8882</Characters>
  <Application>Microsoft Office Word</Application>
  <DocSecurity>0</DocSecurity>
  <Lines>158</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Koehler</cp:lastModifiedBy>
  <cp:revision>12</cp:revision>
  <dcterms:created xsi:type="dcterms:W3CDTF">2025-05-20T19:18:00Z</dcterms:created>
  <dcterms:modified xsi:type="dcterms:W3CDTF">2026-03-16T15:21:00Z</dcterms:modified>
</cp:coreProperties>
</file>